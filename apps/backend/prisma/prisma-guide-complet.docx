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5A67D8"/>
          <w:sz w:val="96"/>
          <w:szCs w:val="96"/>
        </w:rPr>
        <w:t xml:space="preserve">PRISMA</w:t>
      </w:r>
    </w:p>
    <w:p>
      <w:pPr>
        <w:spacing w:before="0" w:after="200"/>
        <w:jc w:val="center"/>
      </w:pPr>
      <w:r>
        <w:rPr>
          <w:rFonts w:ascii="Arial" w:cs="Arial" w:eastAsia="Arial" w:hAnsi="Arial"/>
          <w:color w:val="4A5568"/>
          <w:sz w:val="48"/>
          <w:szCs w:val="48"/>
        </w:rPr>
        <w:t xml:space="preserve">Guide Complet</w:t>
      </w:r>
    </w:p>
    <w:p>
      <w:pPr>
        <w:spacing w:before="0" w:after="600"/>
        <w:jc w:val="center"/>
      </w:pPr>
      <w:r>
        <w:rPr>
          <w:rFonts w:ascii="Arial" w:cs="Arial" w:eastAsia="Arial" w:hAnsi="Arial"/>
          <w:i/>
          <w:iCs/>
          <w:color w:val="4A5568"/>
          <w:sz w:val="28"/>
          <w:szCs w:val="28"/>
        </w:rPr>
        <w:t xml:space="preserve">ORM Next-Generation pour TypeScript &amp; Node.js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left w:val="none"/>
              <w:bottom w:val="none"/>
              <w:right w:val="single" w:color="CBD5E0" w:sz="2"/>
            </w:tcBorders>
            <w:shd w:fill="F7FAFC" w:val="clear"/>
            <w:tcMar>
              <w:top w:type="dxa" w:w="120"/>
              <w:left w:type="dxa" w:w="200"/>
              <w:bottom w:type="dxa" w:w="120"/>
              <w:right w:type="dxa" w:w="200"/>
            </w:tcMar>
          </w:tcPr>
          <w:p>
            <w:pPr>
              <w:jc w:val="center"/>
            </w:pPr>
            <w:r>
              <w:rPr>
                <w:rFonts w:ascii="Arial" w:cs="Arial" w:eastAsia="Arial" w:hAnsi="Arial"/>
                <w:b/>
                <w:bCs/>
                <w:color w:val="5A67D8"/>
                <w:sz w:val="20"/>
                <w:szCs w:val="20"/>
              </w:rPr>
              <w:t xml:space="preserve">Schema</w:t>
            </w:r>
          </w:p>
          <w:p>
            <w:pPr>
              <w:jc w:val="center"/>
            </w:pPr>
            <w:r>
              <w:rPr>
                <w:rFonts w:ascii="Arial" w:cs="Arial" w:eastAsia="Arial" w:hAnsi="Arial"/>
                <w:color w:val="4A5568"/>
                <w:sz w:val="18"/>
                <w:szCs w:val="18"/>
              </w:rPr>
              <w:t xml:space="preserve">Migrations</w:t>
            </w:r>
          </w:p>
        </w:tc>
        <w:tc>
          <w:tcPr>
            <w:tcW w:type="dxa" w:w="3000"/>
            <w:tcBorders>
              <w:top w:val="none"/>
              <w:left w:val="none"/>
              <w:bottom w:val="none"/>
              <w:right w:val="none"/>
            </w:tcBorders>
            <w:shd w:fill="F7FAFC" w:val="clear"/>
            <w:tcMar>
              <w:top w:type="dxa" w:w="120"/>
              <w:left w:type="dxa" w:w="200"/>
              <w:bottom w:type="dxa" w:w="120"/>
              <w:right w:type="dxa" w:w="200"/>
            </w:tcMar>
          </w:tcPr>
          <w:p>
            <w:pPr>
              <w:jc w:val="center"/>
            </w:pPr>
            <w:r>
              <w:rPr>
                <w:rFonts w:ascii="Arial" w:cs="Arial" w:eastAsia="Arial" w:hAnsi="Arial"/>
                <w:b/>
                <w:bCs/>
                <w:color w:val="5A67D8"/>
                <w:sz w:val="20"/>
                <w:szCs w:val="20"/>
              </w:rPr>
              <w:t xml:space="preserve">Client</w:t>
            </w:r>
          </w:p>
          <w:p>
            <w:pPr>
              <w:jc w:val="center"/>
            </w:pPr>
            <w:r>
              <w:rPr>
                <w:rFonts w:ascii="Arial" w:cs="Arial" w:eastAsia="Arial" w:hAnsi="Arial"/>
                <w:color w:val="4A5568"/>
                <w:sz w:val="18"/>
                <w:szCs w:val="18"/>
              </w:rPr>
              <w:t xml:space="preserve">Studio</w:t>
            </w:r>
          </w:p>
        </w:tc>
      </w:tr>
    </w:tbl>
    <w:p>
      <w:pPr>
        <w:spacing w:before="200" w:after="0"/>
        <w:jc w:val="center"/>
      </w:pPr>
      <w:r>
        <w:rPr>
          <w:sz w:val="22"/>
          <w:szCs w:val="22"/>
        </w:rPr>
        <w:t xml:space="preserve"> </w:t>
      </w:r>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1. Qu'est-ce que Prisma ?</w:t>
      </w:r>
    </w:p>
    <w:p>
      <w:pPr>
        <w:spacing w:before="60" w:after="120"/>
      </w:pPr>
      <w:r>
        <w:rPr>
          <w:rFonts w:ascii="Arial" w:cs="Arial" w:eastAsia="Arial" w:hAnsi="Arial"/>
          <w:color w:val="1A202C"/>
          <w:sz w:val="22"/>
          <w:szCs w:val="22"/>
        </w:rPr>
        <w:t xml:space="preserve">Prisma est un ORM (Object-Relational Mapper) de nouvelle génération pour Node.js et TypeScript. Il remplace les requêtes SQL brutes et les ORMs traditionnels (Sequelize, TypeORM) par une approche centrée sur le schéma et la sécurité de type.</w:t>
      </w:r>
    </w:p>
    <w:p/>
    <w:p>
      <w:pPr>
        <w:spacing w:before="60" w:after="120"/>
      </w:pPr>
      <w:r>
        <w:rPr>
          <w:rFonts w:ascii="Arial" w:cs="Arial" w:eastAsia="Arial" w:hAnsi="Arial"/>
          <w:b/>
          <w:bCs/>
          <w:color w:val="1A202C"/>
          <w:sz w:val="22"/>
          <w:szCs w:val="22"/>
        </w:rPr>
        <w:t xml:space="preserve">Prisma se compose de trois outils principaux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Outil</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Commande principale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Schema</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Définit les modèles, relations, enums et la source de données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prisma.schema</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Génère et applique les migrations SQL</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 dev</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Client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Client auto-généré, type-safe pour interroger la base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generate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Studio</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Interface graphique pour explorer et éditer les données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studio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16"/>
              <w:bottom w:val="single" w:color="276749" w:sz="4"/>
              <w:right w:val="single" w:color="276749" w:sz="4"/>
            </w:tcBorders>
            <w:shd w:fill="C6F6D5" w:val="clear"/>
            <w:tcMar>
              <w:top w:type="dxa" w:w="120"/>
              <w:left w:type="dxa" w:w="200"/>
              <w:bottom w:type="dxa" w:w="120"/>
              <w:right w:type="dxa" w:w="200"/>
            </w:tcMar>
          </w:tcPr>
          <w:p>
            <w:pPr>
              <w:spacing w:before="0" w:after="60"/>
            </w:pPr>
            <w:r>
              <w:rPr>
                <w:rFonts w:ascii="Arial" w:cs="Arial" w:eastAsia="Arial" w:hAnsi="Arial"/>
                <w:b/>
                <w:bCs/>
                <w:color w:val="276749"/>
                <w:sz w:val="20"/>
                <w:szCs w:val="20"/>
              </w:rPr>
              <w:t xml:space="preserve">Pourquoi Prisma plutôt que Sequelize ou TypeORM ?</w:t>
            </w:r>
          </w:p>
          <w:p>
            <w:pPr>
              <w:spacing w:before="0" w:after="0"/>
            </w:pPr>
            <w:r>
              <w:rPr>
                <w:rFonts w:ascii="Arial" w:cs="Arial" w:eastAsia="Arial" w:hAnsi="Arial"/>
                <w:color w:val="1A202C"/>
                <w:sz w:val="20"/>
                <w:szCs w:val="20"/>
              </w:rPr>
              <w:t xml:space="preserve">Prisma génère les types TypeScript automatiquement à partir du schéma. Il est impossible d'écrire une requête avec un champ qui n'existe pas — le compilateur l'interdit. C'est la principale différence : la sécurité de type est totale et native.</w:t>
            </w:r>
          </w:p>
        </w:tc>
      </w:tr>
    </w:tbl>
    <w:p/>
    <w:p>
      <w:pPr>
        <w:pStyle w:val="Heading2"/>
        <w:spacing w:before="360" w:after="160"/>
      </w:pPr>
      <w:r>
        <w:rPr>
          <w:rFonts w:ascii="Arial" w:cs="Arial" w:eastAsia="Arial" w:hAnsi="Arial"/>
          <w:b/>
          <w:bCs/>
          <w:color w:val="1A202C"/>
          <w:sz w:val="28"/>
          <w:szCs w:val="28"/>
        </w:rPr>
        <w:t xml:space="preserve">1.1 Architecture globale</w:t>
      </w:r>
    </w:p>
    <w:p>
      <w:pPr>
        <w:spacing w:before="60" w:after="120"/>
      </w:pPr>
      <w:r>
        <w:rPr>
          <w:rFonts w:ascii="Arial" w:cs="Arial" w:eastAsia="Arial" w:hAnsi="Arial"/>
          <w:color w:val="1A202C"/>
          <w:sz w:val="22"/>
          <w:szCs w:val="22"/>
        </w:rPr>
        <w:t xml:space="preserve">Voici comment les éléments s'articulent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 / Outil</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Responsabilité</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Définition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prisma/schema.prisma</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Source of truth — modèles, relations, DB</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Migration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prisma/migrations/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Historique SQL versionné</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Génération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@prisma/client (généré)</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Types + méthodes d'accès auto-générés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Requête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Code applicatif</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Utilise PrismaClient pour lire/écrire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2. Le Schema Prisma</w:t>
      </w:r>
    </w:p>
    <w:p>
      <w:pPr>
        <w:spacing w:before="60" w:after="120"/>
      </w:pPr>
      <w:r>
        <w:rPr>
          <w:rFonts w:ascii="Arial" w:cs="Arial" w:eastAsia="Arial" w:hAnsi="Arial"/>
          <w:color w:val="1A202C"/>
          <w:sz w:val="22"/>
          <w:szCs w:val="22"/>
        </w:rPr>
        <w:t xml:space="preserve">Le fichier prisma/schema.prisma est le centre de tout Prisma. Il contient trois blocs de configuration :</w:t>
      </w:r>
    </w:p>
    <w:p/>
    <w:p>
      <w:pPr>
        <w:pStyle w:val="Heading2"/>
        <w:spacing w:before="360" w:after="160"/>
      </w:pPr>
      <w:r>
        <w:rPr>
          <w:rFonts w:ascii="Arial" w:cs="Arial" w:eastAsia="Arial" w:hAnsi="Arial"/>
          <w:b/>
          <w:bCs/>
          <w:color w:val="1A202C"/>
          <w:sz w:val="28"/>
          <w:szCs w:val="28"/>
        </w:rPr>
        <w:t xml:space="preserve">2.1 Bloc datasource</w:t>
      </w:r>
    </w:p>
    <w:p>
      <w:pPr>
        <w:spacing w:before="60" w:after="120"/>
      </w:pPr>
      <w:r>
        <w:rPr>
          <w:rFonts w:ascii="Arial" w:cs="Arial" w:eastAsia="Arial" w:hAnsi="Arial"/>
          <w:color w:val="1A202C"/>
          <w:sz w:val="22"/>
          <w:szCs w:val="22"/>
        </w:rPr>
        <w:t xml:space="preserve">Définit la base de données utilisée et la connexion.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datasource db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provider = "postgresql"    // mysql | sqlite | sqlserver | mongodb</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commentRangeStart w:id="1"/>
            <w:del w:id="103" w:author="Claude" w:date="2026-04-01T00:00:00Z">
              <w:r>
                <w:rPr>
                  <w:rFonts w:ascii="Courier New" w:cs="Courier New" w:eastAsia="Courier New" w:hAnsi="Courier New"/>
                  <w:color w:val="E2E8F0"/>
                  <w:sz w:val="18"/>
                  <w:szCs w:val="18"/>
                </w:rPr>
                <w:delText xml:space="preserve">  url      = env("DATABASE_URL")  // lu depuis .env</w:delText>
              </w:r>
            </w:del>
            <w:ins w:id="104" w:author="Claude" w:date="2026-04-01T00:00:00Z">
              <w:r>
                <w:rPr>
                  <w:rFonts w:ascii="Courier New" w:cs="Courier New" w:eastAsia="Courier New" w:hAnsi="Courier New"/>
                  <w:color w:val="E2E8F0"/>
                  <w:sz w:val="18"/>
                  <w:szCs w:val="18"/>
                </w:rPr>
                <w:t xml:space="preserve">  // url supprimé — Prisma 7 passe l'URL via l'adaptateur à l'initialisation</w:t>
              </w:r>
            </w:ins>
            <w:commentRangeEnd w:id="1"/>
            <w:r>
              <w:rPr>
                <w:rStyle w:val="CommentReference"/>
              </w:rPr>
              <w:commentReference w:id="1"/>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provider</w:t>
            </w:r>
          </w:p>
        </w:tc>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de données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postgresql</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PostgreSQL / Neon / Supabase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mysql</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MySQL / PlanetScale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sqlite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SQLite (fichier local — idéal dev)</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sqlserver</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Microsoft SQL Server</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mongodb</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MongoDB (preview)</w:t>
            </w:r>
          </w:p>
        </w:tc>
      </w:tr>
    </w:tbl>
    <w:p/>
    <w:p>
      <w:pPr>
        <w:pStyle w:val="Heading2"/>
        <w:spacing w:before="360" w:after="160"/>
      </w:pPr>
      <w:r>
        <w:rPr>
          <w:rFonts w:ascii="Arial" w:cs="Arial" w:eastAsia="Arial" w:hAnsi="Arial"/>
          <w:b/>
          <w:bCs/>
          <w:color w:val="1A202C"/>
          <w:sz w:val="28"/>
          <w:szCs w:val="28"/>
        </w:rPr>
        <w:t xml:space="preserve">2.2 Bloc generator</w:t>
      </w:r>
    </w:p>
    <w:p>
      <w:pPr>
        <w:spacing w:before="60" w:after="120"/>
      </w:pPr>
      <w:r>
        <w:rPr>
          <w:rFonts w:ascii="Arial" w:cs="Arial" w:eastAsia="Arial" w:hAnsi="Arial"/>
          <w:color w:val="1A202C"/>
          <w:sz w:val="22"/>
          <w:szCs w:val="22"/>
        </w:rPr>
        <w:t xml:space="preserve">Définit ce que Prisma doit générer à partir du schéma.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generator client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commentRangeStart w:id="0"/>
            <w:del w:id="101" w:author="Claude" w:date="2026-04-01T00:00:00Z">
              <w:r>
                <w:rPr>
                  <w:rFonts w:ascii="Courier New" w:cs="Courier New" w:eastAsia="Courier New" w:hAnsi="Courier New"/>
                  <w:color w:val="E2E8F0"/>
                  <w:sz w:val="18"/>
                  <w:szCs w:val="18"/>
                </w:rPr>
                <w:delText xml:space="preserve">  provider = "prisma-client-js"   // le générateur officiel</w:delText>
              </w:r>
            </w:del>
            <w:ins w:id="102" w:author="Claude" w:date="2026-04-01T00:00:00Z">
              <w:r>
                <w:rPr>
                  <w:rFonts w:ascii="Courier New" w:cs="Courier New" w:eastAsia="Courier New" w:hAnsi="Courier New"/>
                  <w:color w:val="E2E8F0"/>
                  <w:sz w:val="18"/>
                  <w:szCs w:val="18"/>
                </w:rPr>
                <w:t xml:space="preserve">  provider = "prisma-client"      // Prisma 7 — remplace "prisma-client-js"</w:t>
              </w:r>
            </w:ins>
            <w:commentRangeEnd w:id="0"/>
            <w:r>
              <w:rPr>
                <w:rStyle w:val="CommentReference"/>
              </w:rPr>
              <w:commentReference w:id="0"/>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output   = "../generated/prisma" // dossier de sortie (optionnel)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single" w:color="2B6CB0" w:sz="16"/>
              <w:bottom w:val="single" w:color="2B6CB0" w:sz="4"/>
              <w:right w:val="single" w:color="2B6CB0" w:sz="4"/>
            </w:tcBorders>
            <w:shd w:fill="EBF8FF" w:val="clear"/>
            <w:tcMar>
              <w:top w:type="dxa" w:w="120"/>
              <w:left w:type="dxa" w:w="200"/>
              <w:bottom w:type="dxa" w:w="120"/>
              <w:right w:type="dxa" w:w="200"/>
            </w:tcMar>
          </w:tcPr>
          <w:p>
            <w:pPr>
              <w:spacing w:before="0" w:after="60"/>
            </w:pPr>
            <w:r>
              <w:rPr>
                <w:rFonts w:ascii="Arial" w:cs="Arial" w:eastAsia="Arial" w:hAnsi="Arial"/>
                <w:b/>
                <w:bCs/>
                <w:color w:val="2B6CB0"/>
                <w:sz w:val="20"/>
                <w:szCs w:val="20"/>
              </w:rPr>
              <w:t xml:space="preserve">Output personnalisé</w:t>
            </w:r>
          </w:p>
          <w:p>
            <w:pPr>
              <w:spacing w:before="0" w:after="0"/>
            </w:pPr>
            <w:r>
              <w:rPr>
                <w:rFonts w:ascii="Arial" w:cs="Arial" w:eastAsia="Arial" w:hAnsi="Arial"/>
                <w:color w:val="1A202C"/>
                <w:sz w:val="20"/>
                <w:szCs w:val="20"/>
              </w:rPr>
              <w:t xml:space="preserve">Par défaut, le client est généré dans node_modules/@prisma/client. En spécifiant output, on peut le placer ailleurs — utile dans un monorepo pour partager les types entre packages.</w:t>
            </w:r>
          </w:p>
        </w:tc>
      </w:tr>
    </w:tbl>
    <w:p/>
    <w:p>
      <w:pPr>
        <w:pStyle w:val="Heading2"/>
        <w:spacing w:before="360" w:after="160"/>
      </w:pPr>
      <w:r>
        <w:rPr>
          <w:rFonts w:ascii="Arial" w:cs="Arial" w:eastAsia="Arial" w:hAnsi="Arial"/>
          <w:b/>
          <w:bCs/>
          <w:color w:val="1A202C"/>
          <w:sz w:val="28"/>
          <w:szCs w:val="28"/>
        </w:rPr>
        <w:t xml:space="preserve">2.3 Les Models</w:t>
      </w:r>
    </w:p>
    <w:p>
      <w:pPr>
        <w:spacing w:before="60" w:after="120"/>
      </w:pPr>
      <w:r>
        <w:rPr>
          <w:rFonts w:ascii="Arial" w:cs="Arial" w:eastAsia="Arial" w:hAnsi="Arial"/>
          <w:color w:val="1A202C"/>
          <w:sz w:val="22"/>
          <w:szCs w:val="22"/>
        </w:rPr>
        <w:t xml:space="preserve">Un model correspond à une table en base de données. Chaque champ devient une colonne.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  // clé primaire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String   @unique               // contrainte unicité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name      String?                        // ? = nullable / optionnel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age       Int      @default(18)          // valeur par défaut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createdAt DateTime @default(now())       // timestamp automatique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updatedAt DateTime @updatedAt            // mis à jour automatiquement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Post[]                         // relation one-to-many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@@map("users")                           // nom réel de la table en SQL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Types scalaires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Prisma</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PostgreSQL</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TEXT / VARCHAR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Texte de longueur variable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INTEGER</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Entier 32 bits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BigInt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BIGINT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Entier 64 bits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Float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DOUBLE PRECISION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Flottant 64 bits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Decimal</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DECIMAL(p,s)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Précision exacte (monnaie, notes)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Boolean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BOOLEAN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Vrai / Faux</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DateTime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TIMESTAMP / DATE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Date et heure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Json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JSONB</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Données JSON (PostgreSQL only)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Bytes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BYTEA</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Données binaires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TEXT[]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Tableau (PostgreSQL only)</w:t>
            </w:r>
          </w:p>
        </w:tc>
      </w:tr>
    </w:tbl>
    <w:p/>
    <w:p>
      <w:pPr>
        <w:pStyle w:val="Heading3"/>
        <w:spacing w:before="240" w:after="120"/>
      </w:pPr>
      <w:r>
        <w:rPr>
          <w:rFonts w:ascii="Arial" w:cs="Arial" w:eastAsia="Arial" w:hAnsi="Arial"/>
          <w:b/>
          <w:bCs/>
          <w:color w:val="4A5568"/>
          <w:sz w:val="24"/>
          <w:szCs w:val="24"/>
        </w:rPr>
        <w:t xml:space="preserve">Modificateurs de champ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Modificateur</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Signification</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Champ optionnel (nullable)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name String?</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Liste (relation ou tableau)</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posts Post[]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Clé primaire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@id</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@unique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Contrainte d'unicité</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@unique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@default()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Valeur par défaut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@default(now())</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@updatedAt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Mis à jour à chaque write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@updatedAt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Nom de colonne SQL différent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@map("created_at")</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@@map()</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Nom de table SQL différent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@@map("users")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@db.VarChar(n)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Type SQL natif précis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@db.VarChar(255)</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@db.Timestamptz()</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Timestamp with timezone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@db.Timestamptz()</w:t>
            </w:r>
          </w:p>
        </w:tc>
      </w:tr>
    </w:tbl>
    <w:p/>
    <w:p>
      <w:pPr>
        <w:pStyle w:val="Heading3"/>
        <w:spacing w:before="240" w:after="120"/>
      </w:pPr>
      <w:r>
        <w:rPr>
          <w:rFonts w:ascii="Arial" w:cs="Arial" w:eastAsia="Arial" w:hAnsi="Arial"/>
          <w:b/>
          <w:bCs/>
          <w:color w:val="4A5568"/>
          <w:sz w:val="24"/>
          <w:szCs w:val="24"/>
        </w:rPr>
        <w:t xml:space="preserve">Valeurs @default()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Date et heure courante à l'insertion</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cuid()</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ID unique compact et trié (recommandé)</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uuid()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UUID v4 généré par Prisma</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dbgenerated("gen_random_uuid()")</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UUID généré directement par PostgreSQL</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dbgenerated("...")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N'importe quelle expression SQL</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autoincrement()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Entier auto-incrémenté (SERIAL)</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true / false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Booléen fixe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"texte"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Valeur string fixe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42</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Valeur numérique fixe</w:t>
            </w:r>
          </w:p>
        </w:tc>
      </w:tr>
    </w:tbl>
    <w:p/>
    <w:p>
      <w:pPr>
        <w:pStyle w:val="Heading2"/>
        <w:spacing w:before="360" w:after="160"/>
      </w:pPr>
      <w:r>
        <w:rPr>
          <w:rFonts w:ascii="Arial" w:cs="Arial" w:eastAsia="Arial" w:hAnsi="Arial"/>
          <w:b/>
          <w:bCs/>
          <w:color w:val="1A202C"/>
          <w:sz w:val="28"/>
          <w:szCs w:val="28"/>
        </w:rPr>
        <w:t xml:space="preserve">2.4 Les Enums</w:t>
      </w:r>
    </w:p>
    <w:p>
      <w:pPr>
        <w:spacing w:before="60" w:after="120"/>
      </w:pPr>
      <w:r>
        <w:rPr>
          <w:rFonts w:ascii="Arial" w:cs="Arial" w:eastAsia="Arial" w:hAnsi="Arial"/>
          <w:color w:val="1A202C"/>
          <w:sz w:val="22"/>
          <w:szCs w:val="22"/>
        </w:rPr>
        <w:t xml:space="preserve">Les enums définissent des ensembles de valeurs autorisées pour un champ. Ils sont traduits en type ENUM en PostgreSQL.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enum Role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admin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moderator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@@map("role_enum")  // nom du type SQL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role Role   @default(user)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16"/>
              <w:bottom w:val="single" w:color="276749" w:sz="4"/>
              <w:right w:val="single" w:color="276749" w:sz="4"/>
            </w:tcBorders>
            <w:shd w:fill="C6F6D5" w:val="clear"/>
            <w:tcMar>
              <w:top w:type="dxa" w:w="120"/>
              <w:left w:type="dxa" w:w="200"/>
              <w:bottom w:type="dxa" w:w="120"/>
              <w:right w:type="dxa" w:w="200"/>
            </w:tcMar>
          </w:tcPr>
          <w:p>
            <w:pPr>
              <w:spacing w:before="0" w:after="60"/>
            </w:pPr>
            <w:r>
              <w:rPr>
                <w:rFonts w:ascii="Arial" w:cs="Arial" w:eastAsia="Arial" w:hAnsi="Arial"/>
                <w:b/>
                <w:bCs/>
                <w:color w:val="276749"/>
                <w:sz w:val="20"/>
                <w:szCs w:val="20"/>
              </w:rPr>
              <w:t xml:space="preserve">Avantage des enums Prisma</w:t>
            </w:r>
          </w:p>
          <w:p>
            <w:pPr>
              <w:spacing w:before="0" w:after="0"/>
            </w:pPr>
            <w:r>
              <w:rPr>
                <w:rFonts w:ascii="Arial" w:cs="Arial" w:eastAsia="Arial" w:hAnsi="Arial"/>
                <w:color w:val="1A202C"/>
                <w:sz w:val="20"/>
                <w:szCs w:val="20"/>
              </w:rPr>
              <w:t xml:space="preserve">En TypeScript, les valeurs de l'enum sont auto-complétées et vérifiées à la compilation. Si tu passes une valeur non définie, l'erreur est levée avant même d'exécuter le code.</w:t>
            </w:r>
          </w:p>
        </w:tc>
      </w:tr>
    </w:tbl>
    <w:p/>
    <w:p>
      <w:pPr>
        <w:pStyle w:val="Heading2"/>
        <w:spacing w:before="360" w:after="160"/>
      </w:pPr>
      <w:r>
        <w:rPr>
          <w:rFonts w:ascii="Arial" w:cs="Arial" w:eastAsia="Arial" w:hAnsi="Arial"/>
          <w:b/>
          <w:bCs/>
          <w:color w:val="1A202C"/>
          <w:sz w:val="28"/>
          <w:szCs w:val="28"/>
        </w:rPr>
        <w:t xml:space="preserve">2.5 Les Relations</w:t>
      </w:r>
    </w:p>
    <w:p>
      <w:pPr>
        <w:spacing w:before="60" w:after="120"/>
      </w:pPr>
      <w:r>
        <w:rPr>
          <w:rFonts w:ascii="Arial" w:cs="Arial" w:eastAsia="Arial" w:hAnsi="Arial"/>
          <w:color w:val="1A202C"/>
          <w:sz w:val="22"/>
          <w:szCs w:val="22"/>
        </w:rPr>
        <w:t xml:space="preserve">Les relations décrivent les liens entre les tables. Prisma supporte three types.</w:t>
      </w:r>
    </w:p>
    <w:p/>
    <w:p>
      <w:pPr>
        <w:pStyle w:val="Heading3"/>
        <w:spacing w:before="240" w:after="120"/>
      </w:pPr>
      <w:r>
        <w:rPr>
          <w:rFonts w:ascii="Arial" w:cs="Arial" w:eastAsia="Arial" w:hAnsi="Arial"/>
          <w:b/>
          <w:bCs/>
          <w:color w:val="4A5568"/>
          <w:sz w:val="24"/>
          <w:szCs w:val="24"/>
        </w:rPr>
        <w:t xml:space="preserve">One-to-Many (1:N) — la plus courante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Post[]    // un user a plusieurs posts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userId String            // colonne FK en base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   User   @relation(fields: [userId],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Many-to-Many (N:N) — implicite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Prisma crée automatiquement la table de jointure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tags Tag[]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Tag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Post[]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Many-to-Many (N:N) — explicite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Table de jointure avec champs supplémentaires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categories PostOnCategory[]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Category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PostOnCategory[]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PostOnCategory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categoryId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assignedAt DateTime @default(now())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assignedBy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     Post     @relation(fields: [postId],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category Category @relation(fields: [categoryId],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@@id([postId, categoryId])  // clé primaire composite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One-to-One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profile Profile?   // relation 1:1 optionnelle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Profile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userId String @unique   // @unique garantit le 1:1</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   User   @relation(fields: [userId],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Relations nommées (self-relation ou multi-relations)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Quand deux models ont plusieurs relations entre eux,</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il faut les nommer pour lever l'ambiguité.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proposedSessions Session[] @relation("SessionProposedBy")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receivedSessions Session[] @relation("SessionRecipient")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Session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proposedById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recipientId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proposedBy   User @relation("SessionProposedBy", fields: [proposedById],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recipient    User @relation("SessionRecipient",  fields: [recipientId],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onDelete / onUpdate — comportement de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Comportement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Cascade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Supprime / met à jour les enregistrements liés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Restrict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Interdit la suppression si des enregistrements liés existent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SetNull</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Met la FK à NULL (champ doit être nullable)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SetDefault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Remet la valeur par défaut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NoAction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Laisse la base gérer (comportement SQL par défaut)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   User @relation(fields: [userId],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onDelete: Cascade,  // supprime les posts si user supprimé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onUpdate: Cascade)  // met à jour la FK si id change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2.6 Les Index</w:t>
      </w:r>
    </w:p>
    <w:p>
      <w:pPr>
        <w:spacing w:before="60" w:after="120"/>
      </w:pPr>
      <w:r>
        <w:rPr>
          <w:rFonts w:ascii="Arial" w:cs="Arial" w:eastAsia="Arial" w:hAnsi="Arial"/>
          <w:color w:val="1A202C"/>
          <w:sz w:val="22"/>
          <w:szCs w:val="22"/>
        </w:rPr>
        <w:t xml:space="preserve">Les index accélèrent les requêtes en lecture. Ils se définissent au niveau du model.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String @unique          // index unique implicite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city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score Int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@@index([city])                           // index simple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@@index([city, score(sort: Desc)])         // index composite + tri</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@@index([city], map: "idx_users_city")    // avec nom SQL personnalisé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Index unique composite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UserSkill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skillCatalogId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type           SkillType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@@unique([userId, skillCatalogId, type])  // contrainte unicité composite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2.7 Clé primaire composite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PostOnCategory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categoryId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@@id([postId, categoryId])  // PK composite, pas de colonne id séparée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3. Prisma Migrate</w:t>
      </w:r>
    </w:p>
    <w:p>
      <w:pPr>
        <w:spacing w:before="60" w:after="120"/>
      </w:pPr>
      <w:r>
        <w:rPr>
          <w:rFonts w:ascii="Arial" w:cs="Arial" w:eastAsia="Arial" w:hAnsi="Arial"/>
          <w:color w:val="1A202C"/>
          <w:sz w:val="22"/>
          <w:szCs w:val="22"/>
        </w:rPr>
        <w:t xml:space="preserve">Prisma Migrate convertit les changements du schéma en migrations SQL versionnées. Chaque migration est un fichier SQL dans prisma/migrations/.</w:t>
      </w:r>
    </w:p>
    <w:p/>
    <w:p>
      <w:pPr>
        <w:pStyle w:val="Heading2"/>
        <w:spacing w:before="360" w:after="160"/>
      </w:pPr>
      <w:r>
        <w:rPr>
          <w:rFonts w:ascii="Arial" w:cs="Arial" w:eastAsia="Arial" w:hAnsi="Arial"/>
          <w:b/>
          <w:bCs/>
          <w:color w:val="1A202C"/>
          <w:sz w:val="28"/>
          <w:szCs w:val="28"/>
        </w:rPr>
        <w:t xml:space="preserve">3.1 Commandes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migrate dev</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Développement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Crée et applique la migration, regénère le client</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 dev --name mon_nom</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Développement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Même chose avec un nom explicite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migrate deploy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Production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Applique les migrations en attente (sans créer)</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 reset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Développement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Efface la DB et réapplique toutes les migrations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migrate status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Diagnostic</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Affiche l'état des migrations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 resolve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Incident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Marque une migration comme appliquée ou annulée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db push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Prototypage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Push le schéma sans créer de fichier migration</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db pull</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DB existante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Génère le schéma Prisma depuis une DB existante</w:t>
            </w:r>
          </w:p>
        </w:tc>
      </w:tr>
    </w:tbl>
    <w:p/>
    <w:p>
      <w:pPr>
        <w:pStyle w:val="Heading2"/>
        <w:spacing w:before="360" w:after="160"/>
      </w:pPr>
      <w:r>
        <w:rPr>
          <w:rFonts w:ascii="Arial" w:cs="Arial" w:eastAsia="Arial" w:hAnsi="Arial"/>
          <w:b/>
          <w:bCs/>
          <w:color w:val="1A202C"/>
          <w:sz w:val="28"/>
          <w:szCs w:val="28"/>
        </w:rPr>
        <w:t xml:space="preserve">3.2 Structure d'un dossier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prisma/</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migrations/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20260101120000_init/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migration.sql          &lt;- SQL généré automatiquement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20260315093000_add_bio/</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migration.sql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migration_lock.toml      &lt;- NE PAS MODIFIER MANUELLEMENT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schema.prisma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4"/>
              <w:left w:val="single" w:color="C05621" w:sz="16"/>
              <w:bottom w:val="single" w:color="C05621" w:sz="4"/>
              <w:right w:val="single" w:color="C05621" w:sz="4"/>
            </w:tcBorders>
            <w:shd w:fill="FEFCBF" w:val="clear"/>
            <w:tcMar>
              <w:top w:type="dxa" w:w="120"/>
              <w:left w:type="dxa" w:w="200"/>
              <w:bottom w:type="dxa" w:w="120"/>
              <w:right w:type="dxa" w:w="200"/>
            </w:tcMar>
          </w:tcPr>
          <w:p>
            <w:pPr>
              <w:spacing w:before="0" w:after="60"/>
            </w:pPr>
            <w:r>
              <w:rPr>
                <w:rFonts w:ascii="Arial" w:cs="Arial" w:eastAsia="Arial" w:hAnsi="Arial"/>
                <w:b/>
                <w:bCs/>
                <w:color w:val="C05621"/>
                <w:sz w:val="20"/>
                <w:szCs w:val="20"/>
              </w:rPr>
              <w:t xml:space="preserve">Règle d'or — migrate dev vs migrate deploy</w:t>
            </w:r>
          </w:p>
          <w:p>
            <w:pPr>
              <w:spacing w:before="0" w:after="0"/>
            </w:pPr>
            <w:r>
              <w:rPr>
                <w:rFonts w:ascii="Arial" w:cs="Arial" w:eastAsia="Arial" w:hAnsi="Arial"/>
                <w:color w:val="1A202C"/>
                <w:sz w:val="20"/>
                <w:szCs w:val="20"/>
              </w:rPr>
              <w:t xml:space="preserve">Ne jamais utiliser "prisma migrate dev" en production. Cette commande peut effacer des données. En production, utiliser uniquement "prisma migrate deploy" qui applique les migrations sans les modifier.</w:t>
            </w:r>
          </w:p>
        </w:tc>
      </w:tr>
    </w:tbl>
    <w:p/>
    <w:p>
      <w:pPr>
        <w:pStyle w:val="Heading2"/>
        <w:spacing w:before="360" w:after="160"/>
      </w:pPr>
      <w:r>
        <w:rPr>
          <w:rFonts w:ascii="Arial" w:cs="Arial" w:eastAsia="Arial" w:hAnsi="Arial"/>
          <w:b/>
          <w:bCs/>
          <w:color w:val="1A202C"/>
          <w:sz w:val="28"/>
          <w:szCs w:val="28"/>
        </w:rPr>
        <w:t xml:space="preserve">3.3 Résoudre une migration échouée</w:t>
      </w:r>
    </w:p>
    <w:p>
      <w:pPr>
        <w:spacing w:before="60" w:after="120"/>
      </w:pPr>
      <w:r>
        <w:rPr>
          <w:rFonts w:ascii="Arial" w:cs="Arial" w:eastAsia="Arial" w:hAnsi="Arial"/>
          <w:color w:val="1A202C"/>
          <w:sz w:val="22"/>
          <w:szCs w:val="22"/>
        </w:rPr>
        <w:t xml:space="preserve">Si une migration échoue à mi-chemin (ex: contrainte SQL violée) :</w:t>
      </w:r>
    </w:p>
    <w:p/>
    <w:p>
      <w:pPr>
        <w:pStyle w:val="ListParagraph"/>
        <w:numPr>
          <w:ilvl w:val="0"/>
          <w:numId w:val="2"/>
        </w:numPr>
        <w:spacing w:before="40" w:after="40"/>
      </w:pPr>
      <w:r>
        <w:rPr>
          <w:rFonts w:ascii="Arial" w:cs="Arial" w:eastAsia="Arial" w:hAnsi="Arial"/>
          <w:color w:val="1A202C"/>
          <w:sz w:val="22"/>
          <w:szCs w:val="22"/>
        </w:rPr>
        <w:t xml:space="preserve">Corriger le problème à l'origine de l'erreur</w:t>
      </w:r>
    </w:p>
    <w:p>
      <w:pPr>
        <w:pStyle w:val="ListParagraph"/>
        <w:numPr>
          <w:ilvl w:val="0"/>
          <w:numId w:val="2"/>
        </w:numPr>
        <w:spacing w:before="40" w:after="40"/>
      </w:pPr>
      <w:r>
        <w:rPr>
          <w:rFonts w:ascii="Arial" w:cs="Arial" w:eastAsia="Arial" w:hAnsi="Arial"/>
          <w:color w:val="1A202C"/>
          <w:sz w:val="22"/>
          <w:szCs w:val="22"/>
        </w:rPr>
        <w:t xml:space="preserve">Marquer la migration comme annulée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prisma migrate resolve --rolled-back 20260331175810_nom_migration</w:t>
            </w:r>
          </w:p>
        </w:tc>
      </w:tr>
    </w:tbl>
    <w:p/>
    <w:p>
      <w:pPr>
        <w:pStyle w:val="ListParagraph"/>
        <w:numPr>
          <w:ilvl w:val="0"/>
          <w:numId w:val="2"/>
        </w:numPr>
        <w:spacing w:before="40" w:after="40"/>
      </w:pPr>
      <w:r>
        <w:rPr>
          <w:rFonts w:ascii="Arial" w:cs="Arial" w:eastAsia="Arial" w:hAnsi="Arial"/>
          <w:color w:val="1A202C"/>
          <w:sz w:val="22"/>
          <w:szCs w:val="22"/>
        </w:rPr>
        <w:t xml:space="preserve">Corriger le schéma si nécessaire et relancer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prisma migrate dev --name nom_correction</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4. Prisma Client</w:t>
      </w:r>
    </w:p>
    <w:p>
      <w:pPr>
        <w:spacing w:before="60" w:after="120"/>
      </w:pPr>
      <w:r>
        <w:rPr>
          <w:rFonts w:ascii="Arial" w:cs="Arial" w:eastAsia="Arial" w:hAnsi="Arial"/>
          <w:color w:val="1A202C"/>
          <w:sz w:val="22"/>
          <w:szCs w:val="22"/>
        </w:rPr>
        <w:t xml:space="preserve">Prisma Client est le coeur opérationnel. C'est un client de base de données auto-généré, entièrement typé, qui permet d'écrire toutes les requêtes en TypeScript sans jamais écrire de SQL.</w:t>
      </w:r>
    </w:p>
    <w:p/>
    <w:p>
      <w:pPr>
        <w:pStyle w:val="Heading2"/>
        <w:spacing w:before="360" w:after="160"/>
      </w:pPr>
      <w:r>
        <w:rPr>
          <w:rFonts w:ascii="Arial" w:cs="Arial" w:eastAsia="Arial" w:hAnsi="Arial"/>
          <w:b/>
          <w:bCs/>
          <w:color w:val="1A202C"/>
          <w:sz w:val="28"/>
          <w:szCs w:val="28"/>
        </w:rPr>
        <w:t xml:space="preserve">4.1 Initialisation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commentRangeStart w:id="2"/>
            <w:del w:id="105" w:author="Claude" w:date="2026-04-01T00:00:00Z">
              <w:r>
                <w:rPr>
                  <w:rFonts w:ascii="Courier New" w:cs="Courier New" w:eastAsia="Courier New" w:hAnsi="Courier New"/>
                  <w:color w:val="E2E8F0"/>
                  <w:sz w:val="18"/>
                  <w:szCs w:val="18"/>
                </w:rPr>
                <w:delText xml:space="preserve">import { PrismaClient } from '@prisma/client';</w:delText>
              </w:r>
            </w:del>
            <w:ins w:id="106" w:author="Claude" w:date="2026-04-01T00:00:00Z">
              <w:r>
                <w:rPr>
                  <w:rFonts w:ascii="Courier New" w:cs="Courier New" w:eastAsia="Courier New" w:hAnsi="Courier New"/>
                  <w:color w:val="E2E8F0"/>
                  <w:sz w:val="18"/>
                  <w:szCs w:val="18"/>
                </w:rPr>
                <w:t xml:space="preserve">import { PrismaClient } from '../generated/prisma'; // Prisma 7 — chemin vers le client généré</w:t>
              </w:r>
            </w:ins>
            <w:commentRangeEnd w:id="2"/>
            <w:r>
              <w:rPr>
                <w:rStyle w:val="CommentReference"/>
              </w:rPr>
              <w:commentReference w:id="2"/>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commentRangeStart w:id="3"/>
            <w:del w:id="107" w:author="Claude" w:date="2026-04-01T00:00:00Z">
              <w:r>
                <w:rPr>
                  <w:rFonts w:ascii="Courier New" w:cs="Courier New" w:eastAsia="Courier New" w:hAnsi="Courier New"/>
                  <w:color w:val="E2E8F0"/>
                  <w:sz w:val="18"/>
                  <w:szCs w:val="18"/>
                </w:rPr>
                <w:delText xml:space="preserve">// Pattern singleton recommandé (évite les connexions multiples en dev)</w:delText>
              </w:r>
            </w:del>
            <w:ins w:id="108" w:author="Claude" w:date="2026-04-01T00:00:00Z">
              <w:r>
                <w:rPr>
                  <w:rFonts w:ascii="Courier New" w:cs="Courier New" w:eastAsia="Courier New" w:hAnsi="Courier New"/>
                  <w:color w:val="E2E8F0"/>
                  <w:sz w:val="18"/>
                  <w:szCs w:val="18"/>
                </w:rPr>
                <w:t xml:space="preserve">import { PrismaPg } from '@prisma/adapter-pg'; // pnpm add @prisma/adapter-pg</w:t>
              </w:r>
            </w:ins>
            <w:commentRangeEnd w:id="3"/>
            <w:r>
              <w:rPr>
                <w:rStyle w:val="CommentReference"/>
              </w:rPr>
              <w:commentReference w:id="3"/>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globalForPrisma = globalThis as unknown as { prisma: PrismaClient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export const prisma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del w:id="109" w:author="Claude" w:date="2026-04-01T00:00:00Z">
              <w:r>
                <w:rPr>
                  <w:rFonts w:ascii="Courier New" w:cs="Courier New" w:eastAsia="Courier New" w:hAnsi="Courier New"/>
                  <w:color w:val="E2E8F0"/>
                  <w:sz w:val="18"/>
                  <w:szCs w:val="18"/>
                </w:rPr>
                <w:delText xml:space="preserve">  globalForPrisma.prisma ?? new PrismaClient({ log: ['query', 'error'] });</w:delText>
              </w:r>
            </w:del>
            <w:ins w:id="110" w:author="Claude" w:date="2026-04-01T00:00:00Z">
              <w:r>
                <w:rPr>
                  <w:rFonts w:ascii="Courier New" w:cs="Courier New" w:eastAsia="Courier New" w:hAnsi="Courier New"/>
                  <w:color w:val="E2E8F0"/>
                  <w:sz w:val="18"/>
                  <w:szCs w:val="18"/>
                </w:rPr>
                <w:t xml:space="preserve">  globalForPrisma.prisma ?? new PrismaClient({ adapter: new PrismaPg({ connectionString: process.env.DATABASE_URL }), log: ['query', 'error'] });</w:t>
              </w:r>
            </w:ins>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if (process.env.NODE_ENV !== 'production')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globalForPrisma.prisma = prisma;</w:t>
            </w:r>
          </w:p>
        </w:tc>
      </w:tr>
    </w:tbl>
    <w:p/>
    <w:p>
      <w:pPr>
        <w:pStyle w:val="Heading2"/>
        <w:spacing w:before="360" w:after="160"/>
      </w:pPr>
      <w:r>
        <w:rPr>
          <w:rFonts w:ascii="Arial" w:cs="Arial" w:eastAsia="Arial" w:hAnsi="Arial"/>
          <w:b/>
          <w:bCs/>
          <w:color w:val="1A202C"/>
          <w:sz w:val="28"/>
          <w:szCs w:val="28"/>
        </w:rPr>
        <w:t xml:space="preserve">4.2 CREATE — Créer des données</w:t>
      </w:r>
    </w:p>
    <w:p/>
    <w:p>
      <w:pPr>
        <w:pStyle w:val="Heading3"/>
        <w:spacing w:before="240" w:after="120"/>
      </w:pPr>
      <w:r>
        <w:rPr>
          <w:rFonts w:ascii="Arial" w:cs="Arial" w:eastAsia="Arial" w:hAnsi="Arial"/>
          <w:b/>
          <w:bCs/>
          <w:color w:val="4A5568"/>
          <w:sz w:val="24"/>
          <w:szCs w:val="24"/>
        </w:rPr>
        <w:t xml:space="preserve">create — un seul enregistrement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prisma.user.create({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'alice@example.com',</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name:  'Alice',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l'objet complet créé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id: "clx...", email: "alice@example.com", name: "Alice", createdAt: Date }</w:t>
            </w:r>
          </w:p>
        </w:tc>
      </w:tr>
    </w:tbl>
    <w:p/>
    <w:p>
      <w:pPr>
        <w:pStyle w:val="Heading3"/>
        <w:spacing w:before="240" w:after="120"/>
      </w:pPr>
      <w:r>
        <w:rPr>
          <w:rFonts w:ascii="Arial" w:cs="Arial" w:eastAsia="Arial" w:hAnsi="Arial"/>
          <w:b/>
          <w:bCs/>
          <w:color w:val="4A5568"/>
          <w:sz w:val="24"/>
          <w:szCs w:val="24"/>
        </w:rPr>
        <w:t xml:space="preserve">createMany — plusieurs enregistrements en une requête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result = await prisma.user.createMany({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email: 'alice@example.com', name: 'Alice'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email: 'bob@example.com',   name: 'Bob'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skipDuplicates: true,  // ignore les conflits 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count: 2 }  — nombre de lignes insérées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ATTENTION : ne retourne PAS les objets créés</w:t>
            </w:r>
          </w:p>
        </w:tc>
      </w:tr>
    </w:tbl>
    <w:p/>
    <w:p>
      <w:pPr>
        <w:pStyle w:val="Heading3"/>
        <w:spacing w:before="240" w:after="120"/>
      </w:pPr>
      <w:r>
        <w:rPr>
          <w:rFonts w:ascii="Arial" w:cs="Arial" w:eastAsia="Arial" w:hAnsi="Arial"/>
          <w:b/>
          <w:bCs/>
          <w:color w:val="4A5568"/>
          <w:sz w:val="24"/>
          <w:szCs w:val="24"/>
        </w:rPr>
        <w:t xml:space="preserve">create avec relations imbriquées (nested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prisma.user.create({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'alice@example.com',</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 [           // crée aussi les posts en même temps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title: 'Premier article'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title: 'Deuxième article'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include: { posts: true }, // retourne l'user avec ses posts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4.3 READ — Lire des données</w:t>
      </w:r>
    </w:p>
    <w:p/>
    <w:p>
      <w:pPr>
        <w:pStyle w:val="Heading3"/>
        <w:spacing w:before="240" w:after="120"/>
      </w:pPr>
      <w:r>
        <w:rPr>
          <w:rFonts w:ascii="Arial" w:cs="Arial" w:eastAsia="Arial" w:hAnsi="Arial"/>
          <w:b/>
          <w:bCs/>
          <w:color w:val="4A5568"/>
          <w:sz w:val="24"/>
          <w:szCs w:val="24"/>
        </w:rPr>
        <w:t xml:space="preserve">findUnique — un enregistrement par identifiant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email: 'alice@example.com'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null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null si aucun enregistrement trouvé</w:t>
            </w:r>
          </w:p>
        </w:tc>
      </w:tr>
    </w:tbl>
    <w:p/>
    <w:p>
      <w:pPr>
        <w:pStyle w:val="Heading3"/>
        <w:spacing w:before="240" w:after="120"/>
      </w:pPr>
      <w:r>
        <w:rPr>
          <w:rFonts w:ascii="Arial" w:cs="Arial" w:eastAsia="Arial" w:hAnsi="Arial"/>
          <w:b/>
          <w:bCs/>
          <w:color w:val="4A5568"/>
          <w:sz w:val="24"/>
          <w:szCs w:val="24"/>
        </w:rPr>
        <w:t xml:space="preserve">findUniqueOrThrow — lève une erreur si non trouvé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prisma.user.findUniqueOrThrow({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jamais null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Lève PrismaClientKnownRequestError (P2025) si non trouvé</w:t>
            </w:r>
          </w:p>
        </w:tc>
      </w:tr>
    </w:tbl>
    <w:p/>
    <w:p>
      <w:pPr>
        <w:pStyle w:val="Heading3"/>
        <w:spacing w:before="240" w:after="120"/>
      </w:pPr>
      <w:r>
        <w:rPr>
          <w:rFonts w:ascii="Arial" w:cs="Arial" w:eastAsia="Arial" w:hAnsi="Arial"/>
          <w:b/>
          <w:bCs/>
          <w:color w:val="4A5568"/>
          <w:sz w:val="24"/>
          <w:szCs w:val="24"/>
        </w:rPr>
        <w:t xml:space="preserve">findFirst — premier résultat selon un critère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prisma.user.findFirst({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city: 'Casablanca', isActive: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createdAt: 'desc'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null</w:t>
            </w:r>
          </w:p>
        </w:tc>
      </w:tr>
    </w:tbl>
    <w:p/>
    <w:p>
      <w:pPr>
        <w:pStyle w:val="Heading3"/>
        <w:spacing w:before="240" w:after="120"/>
      </w:pPr>
      <w:r>
        <w:rPr>
          <w:rFonts w:ascii="Arial" w:cs="Arial" w:eastAsia="Arial" w:hAnsi="Arial"/>
          <w:b/>
          <w:bCs/>
          <w:color w:val="4A5568"/>
          <w:sz w:val="24"/>
          <w:szCs w:val="24"/>
        </w:rPr>
        <w:t xml:space="preserve">findMany — plusieurs enregistrements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users = await prisma.user.findMany({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city: 'Casablanca',</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isActive: true,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creditBalance: { gte: 2 },   // &gt;=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sessionsCompleted: 'desc'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createdAt: 'asc'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take:   10,    // LIMIT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skip:   20,    // OFFSET (page 3 si take=10)</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select: {      // choisir les champs retournés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true,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true,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firstName: true,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(tableau, jamais null)</w:t>
            </w:r>
          </w:p>
        </w:tc>
      </w:tr>
    </w:tbl>
    <w:p/>
    <w:p>
      <w:pPr>
        <w:pStyle w:val="Heading3"/>
        <w:spacing w:before="240" w:after="120"/>
      </w:pPr>
      <w:r>
        <w:rPr>
          <w:rFonts w:ascii="Arial" w:cs="Arial" w:eastAsia="Arial" w:hAnsi="Arial"/>
          <w:b/>
          <w:bCs/>
          <w:color w:val="4A5568"/>
          <w:sz w:val="24"/>
          <w:szCs w:val="24"/>
        </w:rPr>
        <w:t xml:space="preserve">select vs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select</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include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But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Choisir les champs scalaires à retourner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Charger les relations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Performance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Très efficace — moins de data transférée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Charge plus de data</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Combinaison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Ne peut pas contenir include simultanément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Peut contenir select imbriqué</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Exemple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select: { id: true, email: true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include: { posts: true }</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select — retourne seulement id et email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select: { id: true, email: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Type retourné : { id: string; email: string }  (pas User complet)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include — retourne User complet + posts chargés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include: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published: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createdAt: 'desc'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take:    5,</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Opérateurs de filtrage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Opérateur</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équivalent</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equals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name: { equals: "Alice" } }  ou  { name: "Alice"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status: { not: "banned"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 (...)</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city: { in: ["Casa", "Rabat"]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notIn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 IN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id: { notIn: ["x", "y"]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age: { lt: 18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age: { lte: 18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score: { gt: 50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creditBalance: { gte: 2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contains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LIKE %x%</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email: { contains: "@gmail"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startsWith</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LIKE x%</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name: { startsWith: "Al"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endsWith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LIKE %x</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email: { endsWith: ".ma"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mode: "insensitive"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ILIKE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name: { contains: "ali", mode: "insensitive"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AND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AND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AND: [{ city: "Casa" }, { isActive: true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OR</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OR</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OR: [{ city: "Casa" }, { city: "Rabat"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NOT: { isActive: false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some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EXISTS subquery</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posts: { some: { published: true }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every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ALL subquery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posts: { every: { published: true }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none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 EXISTS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posts: { none: {}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JOIN condition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profile: { is: { verified: true }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isNot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JOIN condition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profile: { isNot: null } }</w:t>
            </w:r>
          </w:p>
        </w:tc>
      </w:tr>
    </w:tbl>
    <w:p/>
    <w:p>
      <w:pPr>
        <w:pStyle w:val="Heading2"/>
        <w:spacing w:before="360" w:after="160"/>
      </w:pPr>
      <w:r>
        <w:rPr>
          <w:rFonts w:ascii="Arial" w:cs="Arial" w:eastAsia="Arial" w:hAnsi="Arial"/>
          <w:b/>
          <w:bCs/>
          <w:color w:val="1A202C"/>
          <w:sz w:val="28"/>
          <w:szCs w:val="28"/>
        </w:rPr>
        <w:t xml:space="preserve">4.4 UPDATE — Modifier des données</w:t>
      </w:r>
    </w:p>
    <w:p/>
    <w:p>
      <w:pPr>
        <w:pStyle w:val="Heading3"/>
        <w:spacing w:before="240" w:after="120"/>
      </w:pPr>
      <w:r>
        <w:rPr>
          <w:rFonts w:ascii="Arial" w:cs="Arial" w:eastAsia="Arial" w:hAnsi="Arial"/>
          <w:b/>
          <w:bCs/>
          <w:color w:val="4A5568"/>
          <w:sz w:val="24"/>
          <w:szCs w:val="24"/>
        </w:rPr>
        <w:t xml:space="preserve">update — un enregistrement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prisma.user.update({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name:          'Alice Smith',</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creditBalance: { increment: 3 },  // opérateur atomique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l'objet après modification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Lève P2025 si l'enregistrement n'existe pas</w:t>
            </w:r>
          </w:p>
        </w:tc>
      </w:tr>
    </w:tbl>
    <w:p/>
    <w:p>
      <w:pPr>
        <w:pStyle w:val="Heading3"/>
        <w:spacing w:before="240" w:after="120"/>
      </w:pPr>
      <w:r>
        <w:rPr>
          <w:rFonts w:ascii="Arial" w:cs="Arial" w:eastAsia="Arial" w:hAnsi="Arial"/>
          <w:b/>
          <w:bCs/>
          <w:color w:val="4A5568"/>
          <w:sz w:val="24"/>
          <w:szCs w:val="24"/>
        </w:rPr>
        <w:t xml:space="preserve">Opérateurs atomiques pour les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Opérateur</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équivalent</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Utilisation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increment: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col = col +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Ajouter n au total actuel</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decrement: 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col = col - 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Retrancher n du total actuel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multiply: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col = col *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Multiplier par n</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divide: 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col = col / 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Diviser par 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set: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col =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Remplacer par n (comportement par défaut)</w:t>
            </w:r>
          </w:p>
        </w:tc>
      </w:tr>
    </w:tbl>
    <w:p/>
    <w:p>
      <w:pPr>
        <w:pStyle w:val="Heading3"/>
        <w:spacing w:before="240" w:after="120"/>
      </w:pPr>
      <w:r>
        <w:rPr>
          <w:rFonts w:ascii="Arial" w:cs="Arial" w:eastAsia="Arial" w:hAnsi="Arial"/>
          <w:b/>
          <w:bCs/>
          <w:color w:val="4A5568"/>
          <w:sz w:val="24"/>
          <w:szCs w:val="24"/>
        </w:rPr>
        <w:t xml:space="preserve">updateMany — plusieurs enregistrements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result = await prisma.user.updateMany({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city: 'Casablanca'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 isActive: false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count: 42 }  — nombre de lignes modifiées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NE retourne PAS les objets modifiés</w:t>
            </w:r>
          </w:p>
        </w:tc>
      </w:tr>
    </w:tbl>
    <w:p/>
    <w:p>
      <w:pPr>
        <w:pStyle w:val="Heading3"/>
        <w:spacing w:before="240" w:after="120"/>
      </w:pPr>
      <w:r>
        <w:rPr>
          <w:rFonts w:ascii="Arial" w:cs="Arial" w:eastAsia="Arial" w:hAnsi="Arial"/>
          <w:b/>
          <w:bCs/>
          <w:color w:val="4A5568"/>
          <w:sz w:val="24"/>
          <w:szCs w:val="24"/>
        </w:rPr>
        <w:t xml:space="preserve">upsert — créer ou mettre à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prisma.user.upsert({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email: 'alice@example.com'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 { email: 'alice@example.com', name: 'Alice' }, // si n'existe pas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 { name: 'Alice Updated' },                       // si existe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l'objet créé ou mis à jour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Idempotent : peut être appelé plusieurs fois sans effet de bord</w:t>
            </w:r>
          </w:p>
        </w:tc>
      </w:tr>
    </w:tbl>
    <w:p/>
    <w:p>
      <w:pPr>
        <w:pStyle w:val="Heading2"/>
        <w:spacing w:before="360" w:after="160"/>
      </w:pPr>
      <w:r>
        <w:rPr>
          <w:rFonts w:ascii="Arial" w:cs="Arial" w:eastAsia="Arial" w:hAnsi="Arial"/>
          <w:b/>
          <w:bCs/>
          <w:color w:val="1A202C"/>
          <w:sz w:val="28"/>
          <w:szCs w:val="28"/>
        </w:rPr>
        <w:t xml:space="preserve">4.5 DELETE — Supprimer des données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delete — un enregistrement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prisma.user.delete({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l'objet supprimé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Lève P2025 si non trouvé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deleteMany — plusieurs enregistrements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result = await prisma.user.deleteMany({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isActive: false, createdAt: { lt: new Date('2024-01-01')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count: 12 }</w:t>
            </w:r>
          </w:p>
        </w:tc>
      </w:tr>
    </w:tbl>
    <w:p/>
    <w:p>
      <w:pPr>
        <w:pStyle w:val="Heading2"/>
        <w:spacing w:before="360" w:after="160"/>
      </w:pPr>
      <w:r>
        <w:rPr>
          <w:rFonts w:ascii="Arial" w:cs="Arial" w:eastAsia="Arial" w:hAnsi="Arial"/>
          <w:b/>
          <w:bCs/>
          <w:color w:val="1A202C"/>
          <w:sz w:val="28"/>
          <w:szCs w:val="28"/>
        </w:rPr>
        <w:t xml:space="preserve">4.6 count, aggregate, groupBy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count — nombre d'enregistrements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total = await prisma.user.count({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isActive: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number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aggregate — calculs sur des champs numériques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stats = await prisma.user.aggregate({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isActive: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_avg: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_sum: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_min: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_max: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_count: { _all: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_avg: { creditBalance: 5.2 }, _sum: {...},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groupBy — regroupement SQL GROUP BY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grouped = await prisma.user.groupBy({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by: ['city'],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_count: { _all: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_avg: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having: { creditBalance: { _avg: { gt: 3 }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_count: { city: 'desc'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city: "Casablanca", _count: { _all: 42 }, _avg: { creditBalance: 5.1 } }]</w:t>
            </w:r>
          </w:p>
        </w:tc>
      </w:tr>
    </w:tbl>
    <w:p/>
    <w:p>
      <w:pPr>
        <w:pStyle w:val="Heading2"/>
        <w:spacing w:before="360" w:after="160"/>
      </w:pPr>
      <w:r>
        <w:rPr>
          <w:rFonts w:ascii="Arial" w:cs="Arial" w:eastAsia="Arial" w:hAnsi="Arial"/>
          <w:b/>
          <w:bCs/>
          <w:color w:val="1A202C"/>
          <w:sz w:val="28"/>
          <w:szCs w:val="28"/>
        </w:rPr>
        <w:t xml:space="preserve">4.7 Transactions</w:t>
      </w:r>
    </w:p>
    <w:p/>
    <w:p>
      <w:pPr>
        <w:pStyle w:val="Heading3"/>
        <w:spacing w:before="240" w:after="120"/>
      </w:pPr>
      <w:r>
        <w:rPr>
          <w:rFonts w:ascii="Arial" w:cs="Arial" w:eastAsia="Arial" w:hAnsi="Arial"/>
          <w:b/>
          <w:bCs/>
          <w:color w:val="4A5568"/>
          <w:sz w:val="24"/>
          <w:szCs w:val="24"/>
        </w:rPr>
        <w:t xml:space="preserve">$transaction séquentielle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Toutes les opérations réussissent ou toutes échouent (atomique)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post] = await prisma.$transaction([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prisma.user.create({ data: { email: 'a@b.com'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prisma.post.create({ data: { title: 'Hello', userId: 'xxx'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$transaction interactive (avec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result = await prisma.$transaction(async (tx) =&gt;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tx est un PrismaClient isolé dans la transaction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user = await tx.user.findUniqueOrThrow({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senderId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(user.creditBalance &lt; amount)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throw new Error('Solde insuffisant');  // rollback automatique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await tx.user.update({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senderId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 creditBalance: { decrement: amount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await tx.user.update({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receiverId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 creditBalance: { increment: amount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return { success: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Si une erreur est levée dans le callback, tout est annulé (ROLLBACK)</w:t>
            </w:r>
          </w:p>
        </w:tc>
      </w:tr>
    </w:tbl>
    <w:p/>
    <w:p>
      <w:pPr>
        <w:pStyle w:val="Heading2"/>
        <w:spacing w:before="360" w:after="160"/>
      </w:pPr>
      <w:r>
        <w:rPr>
          <w:rFonts w:ascii="Arial" w:cs="Arial" w:eastAsia="Arial" w:hAnsi="Arial"/>
          <w:b/>
          <w:bCs/>
          <w:color w:val="1A202C"/>
          <w:sz w:val="28"/>
          <w:szCs w:val="28"/>
        </w:rPr>
        <w:t xml:space="preserve">4.8 Raw SQL ($queryRaw, $executeRaw)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$queryRaw — retourne des données (SELECT)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users = await prisma.$queryRaw`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SELECT id, email FROM users WHERE city = ${city}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Paramètres avec template literals — protection SQL injection automatique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$executeRaw — pour INSERT/UPDATE/DELETE, retourne le count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count = await prisma.$executeRaw`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 users SET is_active = false WHERE last_login_at &lt; ${cutoff}</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5. Gestion des erreurs</w:t>
      </w:r>
    </w:p>
    <w:p>
      <w:pPr>
        <w:spacing w:before="60" w:after="120"/>
      </w:pPr>
      <w:r>
        <w:rPr>
          <w:rFonts w:ascii="Arial" w:cs="Arial" w:eastAsia="Arial" w:hAnsi="Arial"/>
          <w:color w:val="1A202C"/>
          <w:sz w:val="22"/>
          <w:szCs w:val="22"/>
        </w:rPr>
        <w:t xml:space="preserve">Prisma expose des classes d'erreurs spécifiques importables depuis @prisma/client/runtime/library.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import { PrismaClientKnownRequestError } from '@prisma/client/runtime/library';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try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await prisma.user.create({ data: { email: 'existe@deja.com'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catch (e)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(e instanceof PrismaClientKnownRequestError)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(e.code === 'P2002')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Violation de contrainte 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field = (e.meta?.target as string[])?.join(',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throw new Error(`Le champ ${field} existe déjà.`);</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(e.code === 'P2025')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Enregistrement non trouvé (delete, update, findUniqueOrThrow)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throw new Error('Enregistrement introuvable.');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throw e; // relancer les erreurs inconnues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Déclencheur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P2000</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ValueTooLong</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Valeur trop longue pour le type de colonne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P2001</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RecordNotFound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WHERE ne trouve rien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P2002</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UniqueConstraintFailed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Violation de contrainte @unique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P2003</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ForeignKeyConstraintFailed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FK inexistante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P2004</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ConstraintFailed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Contrainte de base violée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P2014</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RelationViolation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Relation requise manquante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P2025</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RecordNotFound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update/delete/findUniqueOrThrow sans résultat</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P3018</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MigrationFailed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Migration SQL échouée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6. Seeds</w:t>
      </w:r>
    </w:p>
    <w:p>
      <w:pPr>
        <w:spacing w:before="60" w:after="120"/>
      </w:pPr>
      <w:r>
        <w:rPr>
          <w:rFonts w:ascii="Arial" w:cs="Arial" w:eastAsia="Arial" w:hAnsi="Arial"/>
          <w:color w:val="1A202C"/>
          <w:sz w:val="22"/>
          <w:szCs w:val="22"/>
        </w:rPr>
        <w:t xml:space="preserve">Un seed est un script qui peuple la base de données avec des données initiales : catalogue de compétences, compte admin, données de démonstration, etc.</w:t>
      </w:r>
    </w:p>
    <w:p/>
    <w:p>
      <w:pPr>
        <w:pStyle w:val="Heading2"/>
        <w:spacing w:before="360" w:after="160"/>
      </w:pPr>
      <w:r>
        <w:rPr>
          <w:rFonts w:ascii="Arial" w:cs="Arial" w:eastAsia="Arial" w:hAnsi="Arial"/>
          <w:b/>
          <w:bCs/>
          <w:color w:val="1A202C"/>
          <w:sz w:val="28"/>
          <w:szCs w:val="28"/>
        </w:rPr>
        <w:t xml:space="preserve">6.1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package.json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"prisma":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"seed": "ts-node --project tsconfig.json prisma/seed.ts"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Lancer le seed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pnpm prisma db seed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ou : pnpm dlx prisma db seed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single" w:color="2B6CB0" w:sz="16"/>
              <w:bottom w:val="single" w:color="2B6CB0" w:sz="4"/>
              <w:right w:val="single" w:color="2B6CB0" w:sz="4"/>
            </w:tcBorders>
            <w:shd w:fill="EBF8FF" w:val="clear"/>
            <w:tcMar>
              <w:top w:type="dxa" w:w="120"/>
              <w:left w:type="dxa" w:w="200"/>
              <w:bottom w:type="dxa" w:w="120"/>
              <w:right w:type="dxa" w:w="200"/>
            </w:tcMar>
          </w:tcPr>
          <w:p>
            <w:pPr>
              <w:spacing w:before="0" w:after="60"/>
            </w:pPr>
            <w:r>
              <w:rPr>
                <w:rFonts w:ascii="Arial" w:cs="Arial" w:eastAsia="Arial" w:hAnsi="Arial"/>
                <w:b/>
                <w:bCs/>
                <w:color w:val="2B6CB0"/>
                <w:sz w:val="20"/>
                <w:szCs w:val="20"/>
              </w:rPr>
              <w:t xml:space="preserve">Seed automatique avec migrate reset</w:t>
            </w:r>
          </w:p>
          <w:p>
            <w:pPr>
              <w:spacing w:before="0" w:after="0"/>
            </w:pPr>
            <w:r>
              <w:rPr>
                <w:rFonts w:ascii="Arial" w:cs="Arial" w:eastAsia="Arial" w:hAnsi="Arial"/>
                <w:color w:val="1A202C"/>
                <w:sz w:val="20"/>
                <w:szCs w:val="20"/>
              </w:rPr>
              <w:t xml:space="preserve">"prisma migrate reset" efface la base, réapplique les migrations ET lance automatiquement le seed. C'est le cycle de dev complet.</w:t>
            </w:r>
          </w:p>
        </w:tc>
      </w:tr>
    </w:tbl>
    <w:p/>
    <w:p>
      <w:pPr>
        <w:pStyle w:val="Heading2"/>
        <w:spacing w:before="360" w:after="160"/>
      </w:pPr>
      <w:r>
        <w:rPr>
          <w:rFonts w:ascii="Arial" w:cs="Arial" w:eastAsia="Arial" w:hAnsi="Arial"/>
          <w:b/>
          <w:bCs/>
          <w:color w:val="1A202C"/>
          <w:sz w:val="28"/>
          <w:szCs w:val="28"/>
        </w:rPr>
        <w:t xml:space="preserve">6.2 Structure d'un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import { PrismaClient } from '../generated/prisma';</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prisma = new PrismaClient();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async function main()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1. Données de référence (catalog, config)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skill = await prisma.skillCatalog.upsert({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'00000000-0000-0000-0000-000000000001'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 {},   // ne rien modifier si déjà présent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'00000000-0000-0000-0000-000000000001',</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name:     'JavaScript',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category: 'tech',</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aliases:  ['JS', 'ECMAScript'],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2. Utilisateurs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user = await prisma.user.upsert({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email: 'admin@app.com'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'admin@app.com',</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passwordHash: '$2b$12$...',  // bcrypt hash</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firstName:    'Admin',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lastName:     'Skilo',</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console.log('Seed terminé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main()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.catch(console.error)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.finally(() =&gt; prisma.$disconnect());</w:t>
            </w:r>
          </w:p>
        </w:tc>
      </w:tr>
    </w:tbl>
    <w:p/>
    <w:p>
      <w:pPr>
        <w:pStyle w:val="Heading2"/>
        <w:spacing w:before="360" w:after="160"/>
      </w:pPr>
      <w:r>
        <w:rPr>
          <w:rFonts w:ascii="Arial" w:cs="Arial" w:eastAsia="Arial" w:hAnsi="Arial"/>
          <w:b/>
          <w:bCs/>
          <w:color w:val="1A202C"/>
          <w:sz w:val="28"/>
          <w:szCs w:val="28"/>
        </w:rPr>
        <w:t xml:space="preserve">6.3 Bonnes pratiques de seed</w:t>
      </w:r>
    </w:p>
    <w:p/>
    <w:p>
      <w:pPr>
        <w:pStyle w:val="ListParagraph"/>
        <w:numPr>
          <w:ilvl w:val="0"/>
          <w:numId w:val="3"/>
        </w:numPr>
        <w:spacing w:before="40" w:after="40"/>
      </w:pPr>
      <w:r>
        <w:rPr>
          <w:rFonts w:ascii="Arial" w:cs="Arial" w:eastAsia="Arial" w:hAnsi="Arial"/>
          <w:color w:val="1A202C"/>
          <w:sz w:val="22"/>
          <w:szCs w:val="22"/>
        </w:rPr>
        <w:t xml:space="preserve">Toujours utiliser upsert ou createMany({ skipDuplicates: true }) pour l'idempotence — le seed peut être relancé sans dupliquer.</w:t>
      </w:r>
    </w:p>
    <w:p>
      <w:pPr>
        <w:pStyle w:val="ListParagraph"/>
        <w:numPr>
          <w:ilvl w:val="0"/>
          <w:numId w:val="3"/>
        </w:numPr>
        <w:spacing w:before="40" w:after="40"/>
      </w:pPr>
      <w:r>
        <w:rPr>
          <w:rFonts w:ascii="Arial" w:cs="Arial" w:eastAsia="Arial" w:hAnsi="Arial"/>
          <w:color w:val="1A202C"/>
          <w:sz w:val="22"/>
          <w:szCs w:val="22"/>
        </w:rPr>
        <w:t xml:space="preserve">Utiliser des UUIDs fixes (hardcodés) dans le seed pour garantir des IDs stables et prévisibles entre les environnements.</w:t>
      </w:r>
    </w:p>
    <w:p>
      <w:pPr>
        <w:pStyle w:val="ListParagraph"/>
        <w:numPr>
          <w:ilvl w:val="0"/>
          <w:numId w:val="3"/>
        </w:numPr>
        <w:spacing w:before="40" w:after="40"/>
      </w:pPr>
      <w:r>
        <w:rPr>
          <w:rFonts w:ascii="Arial" w:cs="Arial" w:eastAsia="Arial" w:hAnsi="Arial"/>
          <w:color w:val="1A202C"/>
          <w:sz w:val="22"/>
          <w:szCs w:val="22"/>
        </w:rPr>
        <w:t xml:space="preserve">Séparer les données : seed "catalogue" (données statiques permanentes) vs seed "fixtures" (données de test).</w:t>
      </w:r>
    </w:p>
    <w:p>
      <w:pPr>
        <w:pStyle w:val="ListParagraph"/>
        <w:numPr>
          <w:ilvl w:val="0"/>
          <w:numId w:val="3"/>
        </w:numPr>
        <w:spacing w:before="40" w:after="40"/>
      </w:pPr>
      <w:r>
        <w:rPr>
          <w:rFonts w:ascii="Arial" w:cs="Arial" w:eastAsia="Arial" w:hAnsi="Arial"/>
          <w:color w:val="1A202C"/>
          <w:sz w:val="22"/>
          <w:szCs w:val="22"/>
        </w:rPr>
        <w:t xml:space="preserve">Respecter l'ordre des dépendances : créer d'abord les entités sans FK, ensuite celles qui en dépendent.</w:t>
      </w:r>
    </w:p>
    <w:p>
      <w:pPr>
        <w:pStyle w:val="ListParagraph"/>
        <w:numPr>
          <w:ilvl w:val="0"/>
          <w:numId w:val="3"/>
        </w:numPr>
        <w:spacing w:before="40" w:after="40"/>
      </w:pPr>
      <w:r>
        <w:rPr>
          <w:rFonts w:ascii="Arial" w:cs="Arial" w:eastAsia="Arial" w:hAnsi="Arial"/>
          <w:color w:val="1A202C"/>
          <w:sz w:val="22"/>
          <w:szCs w:val="22"/>
        </w:rPr>
        <w:t xml:space="preserve">Toujours appeler prisma.$disconnect() dans le finally pour fermer la connexion proprement.</w:t>
      </w:r>
    </w:p>
    <w:p>
      <w:pPr>
        <w:pStyle w:val="ListParagraph"/>
        <w:numPr>
          <w:ilvl w:val="0"/>
          <w:numId w:val="3"/>
        </w:numPr>
        <w:spacing w:before="40" w:after="40"/>
      </w:pPr>
      <w:r>
        <w:rPr>
          <w:rFonts w:ascii="Arial" w:cs="Arial" w:eastAsia="Arial" w:hAnsi="Arial"/>
          <w:color w:val="1A202C"/>
          <w:sz w:val="22"/>
          <w:szCs w:val="22"/>
        </w:rPr>
        <w:t xml:space="preserve">Ne jamais mettre de vrais mots de passe ou clés API dans les seeds — utiliser des valeurs de test hashées.</w:t>
      </w:r>
    </w:p>
    <w:p/>
    <w:p>
      <w:pPr>
        <w:pStyle w:val="Heading2"/>
        <w:spacing w:before="360" w:after="160"/>
      </w:pPr>
      <w:r>
        <w:rPr>
          <w:rFonts w:ascii="Arial" w:cs="Arial" w:eastAsia="Arial" w:hAnsi="Arial"/>
          <w:b/>
          <w:bCs/>
          <w:color w:val="1A202C"/>
          <w:sz w:val="28"/>
          <w:szCs w:val="28"/>
        </w:rPr>
        <w:t xml:space="preserve">6.4 Ordre recommandé pour un seed complexe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Raison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Données de référence (catalogs, configs)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Aucune FK — peuvent être créés en premier</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2</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Users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Référencés par presque tous les autres models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Liaisons user-entités (UserSkill, etc.)</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Dépendent des users et du catalog</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4</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Entités de matching (Match)</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Dépendent de 2 users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5</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Sessions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Dépendent d'un match et de 2 users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6</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Reviews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Dépendent d'une session et de 2 users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7</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Transactions financières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Dépendent d'un user et optionnellement d'une session</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8</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Notifications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Dépendent d'un user</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7. Prisma Studio</w:t>
      </w:r>
    </w:p>
    <w:p>
      <w:pPr>
        <w:spacing w:before="60" w:after="120"/>
      </w:pPr>
      <w:r>
        <w:rPr>
          <w:rFonts w:ascii="Arial" w:cs="Arial" w:eastAsia="Arial" w:hAnsi="Arial"/>
          <w:color w:val="1A202C"/>
          <w:sz w:val="22"/>
          <w:szCs w:val="22"/>
        </w:rPr>
        <w:t xml:space="preserve">Prisma Studio est une interface web pour explorer et modifier visuellement les données de la base.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pnpm dlx prisma studio</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Ouvre http://localhost:5555</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w:t>
            </w:r>
          </w:p>
        </w:tc>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Navigation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Voir tous les models et leurs enregistrements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Filtres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Filtrer par champ, valeur, relation</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Édition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Modifier des valeurs directement dans l'interface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Création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Ajouter de nouveaux enregistrements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Relations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Naviguer entre les enregistrements liés</w:t>
            </w:r>
          </w:p>
        </w:tc>
      </w:tr>
    </w:tbl>
    <w:p/>
    <w:p>
      <w:pPr>
        <w:pStyle w:val="Heading1"/>
        <w:pBdr>
          <w:bottom w:val="single" w:color="5A67D8" w:sz="8" w:space="4"/>
        </w:pBdr>
        <w:spacing w:before="480" w:after="200"/>
      </w:pPr>
      <w:r>
        <w:rPr>
          <w:rFonts w:ascii="Arial" w:cs="Arial" w:eastAsia="Arial" w:hAnsi="Arial"/>
          <w:b/>
          <w:bCs/>
          <w:color w:val="5A67D8"/>
          <w:sz w:val="36"/>
          <w:szCs w:val="36"/>
        </w:rPr>
        <w:t xml:space="preserve">8. Patterns avancés</w:t>
      </w:r>
    </w:p>
    <w:p/>
    <w:p>
      <w:pPr>
        <w:pStyle w:val="Heading2"/>
        <w:spacing w:before="360" w:after="160"/>
      </w:pPr>
      <w:r>
        <w:rPr>
          <w:rFonts w:ascii="Arial" w:cs="Arial" w:eastAsia="Arial" w:hAnsi="Arial"/>
          <w:b/>
          <w:bCs/>
          <w:color w:val="1A202C"/>
          <w:sz w:val="28"/>
          <w:szCs w:val="28"/>
        </w:rPr>
        <w:t xml:space="preserve">8.1 Pagination cursor-based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Plus performant que skip/take pour de gros volumes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firstPage = await prisma.post.findMany({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take: 10,</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id: 'asc'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lastId = firstPage[firstPage.length - 1].id;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nextPage = await prisma.post.findMany({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take:   10,</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skip:   1,        // skip le curseur lui-même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cursor: { id: lastId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id: 'asc'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8.2 Soft delete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Ajouter dans le model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deletedAt DateTime? @db.Timestamptz()</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Soft delete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await prisma.user.update({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 deletedAt: new Date()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Toujours filtrer les soft-deleted dans les requêtes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activeUsers = await prisma.user.findMany({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deletedAt: null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8.3 Middleware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Logguer toutes les requêtes lentes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prisma.$use(async (params, next) =&gt;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before = Date.now();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result = await next(params);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duration = Date.now() - before;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(duration &gt; 500)</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console.warn(`Requête lente [${params.model}.${params.action}] : ${duration}ms`);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return result;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9. Récapitulatif — Ce que retourne chaque méthode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Retour</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 non trouvé</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create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 (objet créé)</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N/A</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createMany</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count: number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N/A</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findUnique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 | null</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null</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findUniqueOrThrow</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Lance P2025</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findFirst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 | null</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null</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findFirstOrThrow</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Lance P2025</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findMany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(tableau vide)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update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 (objet modifié)</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Lance P2025</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updateMany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count: number }</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count: 0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upsert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 (créé ou modifié)</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N/A</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delete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 (objet supprimé)</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Lance P2025</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deleteMany</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count: number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count: 0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count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number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0</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aggregate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Objet avec _avg, _sum...</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Valeurs null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groupBy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Tableau de groupes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$queryRaw</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any[]</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$executeRaw</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number (rows affected)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0</w:t>
            </w:r>
          </w:p>
        </w:tc>
      </w:tr>
    </w:tbl>
    <w:p/>
    <w:p/>
    <w:p>
      <w:pPr>
        <w:spacing w:before="60" w:after="120"/>
      </w:pPr>
      <w:r>
        <w:rPr>
          <w:rFonts w:ascii="Arial" w:cs="Arial" w:eastAsia="Arial" w:hAnsi="Arial"/>
          <w:i/>
          <w:iCs/>
          <w:color w:val="4A5568"/>
          <w:sz w:val="22"/>
          <w:szCs w:val="22"/>
        </w:rPr>
        <w:t xml:space="preserve">Ce document couvre l'ensemble des fonctionnalités de Prisma utilisées dans un projet Node.js/TypeScript moderne. Pour les cas avancés (extensions, full-text search, Prisma Pulse), consulter la documentation officielle sur prisma.io/docs.</w:t>
      </w:r>
    </w:p>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4-01T00:00:00Z" w:initials="CL">
    <w:p>
      <w:r>
        <w:t>Prisma 7 : le provider "prisma-client-js" est renommé en "prisma-client". Mettre à jour toutes les références dans le schema.</w:t>
      </w:r>
    </w:p>
  </w:comment>
  <w:comment w:id="1" w:author="Claude" w:date="2026-04-01T00:00:00Z" w:initials="CL">
    <w:p>
      <w:r>
        <w:t>Prisma 7 : l’URL n’est plus déclarée dans le schema. Elle est passée à l’exécution via l’adaptateur (ex: PrismaPg). Voir section 4.1.</w:t>
      </w:r>
    </w:p>
  </w:comment>
  <w:comment w:id="2" w:author="Claude" w:date="2026-04-01T00:00:00Z" w:initials="CL">
    <w:p>
      <w:r>
        <w:t>Prisma 7 : le client est généré dans le dossier output du schema (../generated/prisma), plus dans node_modules/@prisma/client. Adapter tous les imports en conséquence.</w:t>
      </w:r>
    </w:p>
  </w:comment>
  <w:comment w:id="3" w:author="Claude" w:date="2026-04-01T00:00:00Z" w:initials="CL">
    <w:p>
      <w:r>
        <w:t>Prisma 7 : PrismaClient exige maintenant un adaptateur explicite. Installer @prisma/adapter-pg (pnpm add @prisma/adapter-pg) et passer un PrismaPg avec connectionString. Sans cela, une PrismaClientInitializationError est levée au démarrage.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67D8" w:sz="4" w:space="4"/>
      </w:pBdr>
    </w:pPr>
    <w:r>
      <w:rPr>
        <w:rFonts w:ascii="Arial" w:cs="Arial" w:eastAsia="Arial" w:hAnsi="Arial"/>
        <w:b/>
        <w:bCs/>
        <w:color w:val="5A67D8"/>
        <w:sz w:val="18"/>
        <w:szCs w:val="18"/>
      </w:rPr>
      <w:t xml:space="preserve">PRISMA — Guide Complet</w:t>
    </w:r>
    <w:r>
      <w:rPr>
        <w:rFonts w:ascii="Arial" w:cs="Arial" w:eastAsia="Arial" w:hAnsi="Arial"/>
        <w:color w:val="4A5568"/>
        <w:sz w:val="18"/>
        <w:szCs w:val="18"/>
      </w:rPr>
      <w:t xml:space="preserve">   |   ORM TypeScript/JavaScript pour Node.js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5A67D8"/>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202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2026-03-31T18:26:53.225Z</dcterms:created>
  <dcterms:modified xsi:type="dcterms:W3CDTF">2026-03-31T18:26:53.227Z</dcterms:modified>
</cp:coreProperties>
</file>

<file path=docProps/custom.xml><?xml version="1.0" encoding="utf-8"?>
<Properties xmlns="http://schemas.openxmlformats.org/officeDocument/2006/custom-properties" xmlns:vt="http://schemas.openxmlformats.org/officeDocument/2006/docPropsVTypes"/>
</file>